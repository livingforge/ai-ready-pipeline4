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本書は受注登録機能（SCR001）の機能仕様を定める。適用は 2026-04 以降とする。</w:t>
      </w:r>
    </w:p>
    <w:p>
      <w:pPr>
        <w:pStyle w:val="a3"/>
      </w:pPr>
      <w:r>
        <w:t xml:space="preserve">1 機能概要</w:t>
      </w:r>
    </w:p>
    <w:p>
      <w:r>
        <w:t xml:space="preserve">受注登録は、営業担当が得意先からの注文を受けて受注ヘッダと受注明細を登録する機能である。</w:t>
      </w:r>
    </w:p>
    <w:p>
      <w:r>
        <w:footnoteReference w:id="2"/>
      </w:r>
      <w:r>
        <w:t xml:space="preserve">与信の枠内であれば即時に確定し、枠を超える場合は承認待ちとする。</w:t>
      </w:r>
    </w:p>
    <w:p>
      <w:pPr>
        <w:numPr>
          <w:ilvl w:val="0"/>
          <w:numId w:val="1"/>
        </w:numPr>
      </w:pPr>
      <w:r>
        <w:t xml:space="preserve">入力チェックは画面で行う</w:t>
      </w:r>
    </w:p>
    <w:p>
      <w:pPr>
        <w:numPr>
          <w:ilvl w:val="1"/>
          <w:numId w:val="1"/>
        </w:numPr>
      </w:pPr>
      <w:r>
        <w:t xml:space="preserve">桁あふれは登録時にも再確認する</w:t>
      </w:r>
    </w:p>
    <w:p>
      <w:pPr>
        <w:pStyle w:val="a3"/>
      </w:pPr>
      <w:r>
        <w:t xml:space="preserve">2 画面項目</w:t>
      </w:r>
    </w:p>
    <w:p>
      <w:pPr>
        <w:pStyle w:val="a4"/>
      </w:pPr>
      <w:r>
        <w:t xml:space="preserve">2.1 入力項目</w:t>
      </w:r>
    </w:p>
    <w:tbl>
      <w:tr>
        <w:tc>
          <w:tcPr/>
          <w:p>
            <w:r>
              <w:t xml:space="preserve">区分</w:t>
            </w:r>
          </w:p>
        </w:tc>
        <w:tc>
          <w:tcPr/>
          <w:p>
            <w:r>
              <w:t xml:space="preserve">項目名</w:t>
            </w:r>
          </w:p>
        </w:tc>
        <w:tc>
          <w:tcPr/>
          <w:p>
            <w:r>
              <w:t xml:space="preserve">型</w:t>
            </w:r>
          </w:p>
        </w:tc>
        <w:tc>
          <w:tcPr/>
          <w:p>
            <w:r>
              <w:t xml:space="preserve">必須</w:t>
            </w:r>
          </w:p>
        </w:tc>
        <w:tc>
          <w:tcPr/>
          <w:p>
            <w:r>
              <w:t xml:space="preserve">備考</w:t>
            </w:r>
          </w:p>
        </w:tc>
      </w:tr>
      <w:tr>
        <w:tc>
          <w:tcPr>
            <w:vMerge w:val="restart"/>
          </w:tcPr>
          <w:p>
            <w:r>
              <w:t xml:space="preserve">ヘッダ</w:t>
            </w:r>
          </w:p>
        </w:tc>
        <w:tc>
          <w:tcPr/>
          <w:p>
            <w:r>
              <w:t xml:space="preserve">得意先コード</w:t>
            </w:r>
          </w:p>
        </w:tc>
        <w:tc>
          <w:tcPr/>
          <w:p>
            <w:r>
              <w:t xml:space="preserve">CHAR(5)</w:t>
            </w:r>
          </w:p>
        </w:tc>
        <w:tc>
          <w:tcPr/>
          <w:p>
            <w:r>
              <w:t xml:space="preserve">必須</w:t>
            </w:r>
          </w:p>
        </w:tc>
        <w:tc>
          <w:tcPr/>
          <w:p>
            <w:r>
              <w:t xml:space="preserve">入力後に得意先名を自動表示</w:t>
            </w:r>
          </w:p>
        </w:tc>
      </w:tr>
      <w:tr>
        <w:tc>
          <w:tcPr>
            <w:vMerge/>
          </w:tcPr>
          <w:p/>
        </w:tc>
        <w:tc>
          <w:tcPr/>
          <w:p>
            <w:r>
              <w:t xml:space="preserve">得意先名</w:t>
            </w:r>
          </w:p>
        </w:tc>
        <w:tc>
          <w:tcPr/>
          <w:p>
            <w:r>
              <w:t xml:space="preserve">VARCHAR(60)</w:t>
            </w:r>
          </w:p>
        </w:tc>
        <w:tc>
          <w:tcPr/>
          <w:p/>
        </w:tc>
        <w:tc>
          <w:tcPr/>
          <w:p>
            <w:r>
              <w:t xml:space="preserve">表示のみ</w:t>
            </w:r>
          </w:p>
        </w:tc>
      </w:tr>
      <w:tr>
        <w:tc>
          <w:tcPr>
            <w:vMerge w:val="restart"/>
          </w:tcPr>
          <w:p>
            <w:r>
              <w:t xml:space="preserve">明細</w:t>
            </w:r>
          </w:p>
        </w:tc>
        <w:tc>
          <w:tcPr/>
          <w:p>
            <w:r>
              <w:t xml:space="preserve">商品コード</w:t>
            </w:r>
          </w:p>
        </w:tc>
        <w:tc>
          <w:tcPr/>
          <w:p>
            <w:r>
              <w:t xml:space="preserve">CHAR(8)</w:t>
            </w:r>
          </w:p>
        </w:tc>
        <w:tc>
          <w:tcPr/>
          <w:p>
            <w:r>
              <w:t xml:space="preserve">必須</w:t>
            </w:r>
          </w:p>
        </w:tc>
        <w:tc>
          <w:tcPr/>
          <w:p/>
        </w:tc>
      </w:tr>
      <w:tr>
        <w:tc>
          <w:tcPr>
            <w:vMerge/>
          </w:tcPr>
          <w:p/>
        </w:tc>
        <w:tc>
          <w:tcPr/>
          <w:p>
            <w:r>
              <w:t xml:space="preserve">数量</w:t>
            </w:r>
          </w:p>
        </w:tc>
        <w:tc>
          <w:tcPr/>
          <w:p>
            <w:r>
              <w:t xml:space="preserve">NUMBER(7)</w:t>
            </w:r>
          </w:p>
        </w:tc>
        <w:tc>
          <w:tcPr/>
          <w:p>
            <w:r>
              <w:t xml:space="preserve">必須</w:t>
            </w:r>
          </w:p>
        </w:tc>
        <w:tc>
          <w:tcPr/>
          <w:p>
            <w:r>
              <w:t xml:space="preserve">1 以上</w:t>
            </w:r>
          </w:p>
        </w:tc>
      </w:tr>
    </w:tbl>
    <w:p>
      <w:r>
        <w:drawing>
          <wp:inline xmlns:wp="http://schemas.openxmlformats.org/drawingml/2006/wordprocessingDrawing">
            <wp:extent cx="2000000" cy="900000"/>
            <wp:docPr id="10" name="テキスト ボックス 1" descr="現行画面のイメージ（別紙 3 と同じもの）"/>
            <a:graphic xmlns:a="http://schemas.openxmlformats.org/drawingml/2006/main">
              <a:graphicData uri="http://schemas.microsoft.com/office/word/2010/wordprocessingShape">
                <wps:wsp xmlns:wps="http://schemas.microsoft.com/office/word/2010/wordprocessingShape">
                  <wps:spPr/>
                  <wps:txbx>
                    <w:txbxContent/>
                  </wps:txbx>
                  <wps:bodyPr/>
                  <wps:txBody>
                    <a:p>
                      <a:r>
                        <a:t>受注登録画面</a:t>
                      </a:r>
                    </a:p>
                    <a:p>
                      <a:r>
                        <a:t>（現行のイメージ）</a:t>
                      </a:r>
                    </a:p>
                  </wps:txBody>
                </wps:wsp>
              </a:graphicData>
            </a:graphic>
          </wp:inline>
        </w:drawing>
      </w:r>
    </w:p>
    <w:p>
      <w:pPr>
        <w:pStyle w:val="a3"/>
      </w:pPr>
      <w:r>
        <w:t xml:space="preserve">3 業務ルール</w:t>
      </w:r>
    </w:p>
    <w:p>
      <w:commentRangeStart w:id="0"/>
      <w:r>
        <w:t xml:space="preserve">与信枠を超える受注は、営業部長の承認を得るまで出荷指示を行わない。</w:t>
      </w:r>
    </w:p>
    <w:p>
      <w:r>
        <w:t xml:space="preserve">承認は受注登録画面から申請する。</w:t>
      </w:r>
      <w:del w:id="90" w:author="鈴木">
        <w:r>
          <w:delText xml:space="preserve">承認期限は 5 営業日以内とする。</w:delText>
        </w:r>
      </w:del>
      <w:ins w:id="91" w:author="鈴木">
        <w:r>
          <w:t xml:space="preserve">承認期限は 3 営業日以内とする。</w:t>
        </w:r>
      </w:ins>
    </w:p>
    <w:p>
      <w:r>
        <w:t xml:space="preserve">詳細な承認フローは別紙を参照のこと。</w:t>
      </w:r>
      <w:hyperlink r:id="rIdL1">
        <w:r>
          <w:t xml:space="preserve">承認フロー（別紙 5）</w:t>
        </w:r>
      </w:hyperlink>
    </w:p>
    <w:sectPr>
      <w:headerReference w:type="default" r:id="rIdH"/>
      <w:footerReference w:type="default" r:id="rIdG"/>
    </w:sectPr>
  </w:body>
</w:document>
</file>

<file path=word/comments.xml><?xml version="1.0" encoding="utf-8"?>
<w:comments xmlns:w="http://schemas.openxmlformats.org/wordprocessingml/2006/main">
  <w:comment w:id="0" w:author="鈴木（PMO）" w:date="2026-07-30T10:00:00Z">
    <w:p>
      <w:r>
        <w:t xml:space="preserve">2026-07 の運用変更で、承認者は営業部長から与信管理課長に変わりました。本文が古いです</w:t>
      </w:r>
    </w:p>
  </w:comment>
</w:comments>
</file>

<file path=word/footer1.xml><?xml version="1.0" encoding="utf-8"?>
<w:ftr xmlns:w="http://schemas.openxmlformats.org/wordprocessingml/2006/main">
  <w:p>
    <w:r>
      <w:t xml:space="preserve">文書番号 DS-2026-014 ／ 第 1.2 版 ／ 社外秘</w:t>
    </w:r>
  </w:p>
</w:ftr>
</file>

<file path=word/footnotes.xml><?xml version="1.0" encoding="utf-8"?>
<w:footnotes xmlns:w="http://schemas.openxmlformats.org/wordprocessingml/2006/main">
  <w:footnote w:type="separator" w:id="0">
    <w:p/>
  </w:footnote>
  <w:footnote w:type="continuationSeparator" w:id="1">
    <w:p/>
  </w:footnote>
  <w:footnote w:id="2">
    <w:p>
      <w:r>
        <w:t xml:space="preserve">ただし 2026-04 以降、既存得意先の 100 万円未満は与信照会そのものを省略する。</w:t>
      </w:r>
    </w:p>
  </w:footnote>
</w:footnotes>
</file>

<file path=word/header1.xml><?xml version="1.0" encoding="utf-8"?>
<w:hdr xmlns:w="http://schemas.openxmlformats.org/wordprocessingml/2006/main">
  <w:p>
    <w:r>
      <w:t xml:space="preserve">新販売管理システム 機能仕様書</w:t>
    </w:r>
  </w:p>
</w:hdr>
</file>

<file path=word/styles.xml><?xml version="1.0" encoding="utf-8"?>
<w:styles xmlns:w="http://schemas.openxmlformats.org/wordprocessingml/2006/main">
  <w:style w:type="paragraph" w:styleId="a3">
    <w:name w:val="heading 1"/>
  </w:style>
  <w:style w:type="paragraph" w:styleId="a4">
    <w:name w:val="heading 2"/>
  </w:style>
</w:styles>
</file>

<file path=word/_rels/document.xml.rels><?xml version="1.0" encoding="UTF-8"?><Relationships xmlns="http://schemas.openxmlformats.org/package/2006/relationships"><Relationship Id="rIdS" Type="http://schemas.openxmlformats.org/officeDocument/2006/relationships/styles" Target="styles.xml"/><Relationship Id="rIdC" Type="http://schemas.openxmlformats.org/officeDocument/2006/relationships/comments" Target="comments.xml"/><Relationship Id="rIdF" Type="http://schemas.openxmlformats.org/officeDocument/2006/relationships/footnotes" Target="footnotes.xml"/><Relationship Id="rIdH" Type="http://schemas.openxmlformats.org/officeDocument/2006/relationships/header" Target="header1.xml"/><Relationship Id="rIdG" Type="http://schemas.openxmlformats.org/officeDocument/2006/relationships/footer" Target="footer1.xml"/><Relationship Id="rIdL1" Type="http://schemas.openxmlformats.org/officeDocument/2006/relationships/hyperlink" Target="https://example.invalid/&#25215;&#35469;&#12501;&#12525;&#12540;.xlsx" TargetMode="External"/></Relationships>
</file>

<file path=docProps/core.xml><?xml version="1.0" encoding="utf-8"?>
<cp:coreProperties xmlns:cp="http://schemas.openxmlformats.org/package/2006/metadata/core-properties" xmlns:dc="http://purl.org/dc/elements/1.1/">
  <dc:creator>販売管理システム更改PT</dc:creator>
  <cp:lastModifiedBy>田中（設計）</cp:lastModifiedBy>
</cp:coreProperties>
</file>