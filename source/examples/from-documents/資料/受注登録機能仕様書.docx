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本書は受注登録機能（SCR001）の機能仕様を定める。適用は 2026-04 以降とする。</w:t>
      </w:r>
    </w:p>
    <w:p>
      <w:pPr>
        <w:pStyle w:val="a3"/>
      </w:pPr>
      <w:r>
        <w:t xml:space="preserve">1 機能概要</w:t>
      </w:r>
    </w:p>
    <w:p>
      <w:r>
        <w:t xml:space="preserve">受注登録は、営業担当が得意先からの注文を受けて受注ヘッダと受注明細を登録する機能である。</w:t>
      </w:r>
    </w:p>
    <w:p>
      <w:r>
        <w:footnoteReference w:id="2"/>
      </w:r>
      <w:r>
        <w:t xml:space="preserve">与信の枠内であれば即時に確定し、枠を超える場合は承認待ちとする。</w:t>
      </w:r>
    </w:p>
    <w:p>
      <w:pPr>
        <w:numPr>
          <w:ilvl w:val="0"/>
          <w:numId w:val="1"/>
        </w:numPr>
      </w:pPr>
      <w:r>
        <w:t xml:space="preserve">入力チェックは画面で行う</w:t>
      </w:r>
    </w:p>
    <w:p>
      <w:pPr>
        <w:numPr>
          <w:ilvl w:val="1"/>
          <w:numId w:val="1"/>
        </w:numPr>
      </w:pPr>
      <w:r>
        <w:t xml:space="preserve">桁あふれは登録時にも再確認する</w:t>
      </w:r>
    </w:p>
    <w:p>
      <w:pPr>
        <w:pStyle w:val="a3"/>
      </w:pPr>
      <w:r>
        <w:t xml:space="preserve">2 画面項目</w:t>
      </w:r>
    </w:p>
    <w:p>
      <w:pPr>
        <w:pStyle w:val="a4"/>
      </w:pPr>
      <w:r>
        <w:t xml:space="preserve">2.1 入力項目</w:t>
      </w:r>
    </w:p>
    <w:tbl>
      <w:tr>
        <w:tc>
          <w:tcPr/>
          <w:p>
            <w:r>
              <w:t xml:space="preserve">区分</w:t>
            </w:r>
          </w:p>
        </w:tc>
        <w:tc>
          <w:tcPr/>
          <w:p>
            <w:r>
              <w:t xml:space="preserve">項目名</w:t>
            </w:r>
          </w:p>
        </w:tc>
        <w:tc>
          <w:tcPr/>
          <w:p>
            <w:r>
              <w:t xml:space="preserve">型</w:t>
            </w:r>
          </w:p>
        </w:tc>
        <w:tc>
          <w:tcPr/>
          <w:p>
            <w:r>
              <w:t xml:space="preserve">必須</w:t>
            </w:r>
          </w:p>
        </w:tc>
        <w:tc>
          <w:tcPr/>
          <w:p>
            <w:r>
              <w:t xml:space="preserve">備考</w:t>
            </w:r>
          </w:p>
        </w:tc>
      </w:tr>
      <w:tr>
        <w:tc>
          <w:tcPr>
            <w:vMerge w:val="restart"/>
          </w:tcPr>
          <w:p>
            <w:r>
              <w:t xml:space="preserve">ヘッダ</w:t>
            </w:r>
          </w:p>
        </w:tc>
        <w:tc>
          <w:tcPr/>
          <w:p>
            <w:r>
              <w:t xml:space="preserve">得意先コード</w:t>
            </w:r>
          </w:p>
        </w:tc>
        <w:tc>
          <w:tcPr/>
          <w:p>
            <w:r>
              <w:t xml:space="preserve">CHAR(5)</w:t>
            </w:r>
          </w:p>
        </w:tc>
        <w:tc>
          <w:tcPr/>
          <w:p>
            <w:r>
              <w:t xml:space="preserve">必須</w:t>
            </w:r>
          </w:p>
        </w:tc>
        <w:tc>
          <w:tcPr/>
          <w:p>
            <w:r>
              <w:t xml:space="preserve">入力後に得意先名を自動表示</w:t>
            </w:r>
          </w:p>
        </w:tc>
      </w:tr>
      <w:tr>
        <w:tc>
          <w:tcPr>
            <w:vMerge/>
          </w:tcPr>
          <w:p/>
        </w:tc>
        <w:tc>
          <w:tcPr/>
          <w:p>
            <w:r>
              <w:t xml:space="preserve">得意先名</w:t>
            </w:r>
          </w:p>
        </w:tc>
        <w:tc>
          <w:tcPr/>
          <w:p>
            <w:r>
              <w:t xml:space="preserve">VARCHAR(60)</w:t>
            </w:r>
          </w:p>
        </w:tc>
        <w:tc>
          <w:tcPr/>
          <w:p/>
        </w:tc>
        <w:tc>
          <w:tcPr/>
          <w:p>
            <w:r>
              <w:t xml:space="preserve">表示のみ</w:t>
            </w:r>
          </w:p>
        </w:tc>
      </w:tr>
      <w:tr>
        <w:tc>
          <w:tcPr>
            <w:vMerge w:val="restart"/>
          </w:tcPr>
          <w:p>
            <w:r>
              <w:t xml:space="preserve">明細</w:t>
            </w:r>
          </w:p>
        </w:tc>
        <w:tc>
          <w:tcPr/>
          <w:p>
            <w:r>
              <w:t xml:space="preserve">商品コード</w:t>
            </w:r>
          </w:p>
        </w:tc>
        <w:tc>
          <w:tcPr/>
          <w:p>
            <w:r>
              <w:t xml:space="preserve">CHAR(8)</w:t>
            </w:r>
          </w:p>
        </w:tc>
        <w:tc>
          <w:tcPr/>
          <w:p>
            <w:r>
              <w:t xml:space="preserve">必須</w:t>
            </w:r>
          </w:p>
        </w:tc>
        <w:tc>
          <w:tcPr/>
          <w:p/>
        </w:tc>
      </w:tr>
      <w:tr>
        <w:tc>
          <w:tcPr>
            <w:vMerge/>
          </w:tcPr>
          <w:p/>
        </w:tc>
        <w:tc>
          <w:tcPr/>
          <w:p>
            <w:r>
              <w:t xml:space="preserve">数量</w:t>
            </w:r>
          </w:p>
        </w:tc>
        <w:tc>
          <w:tcPr/>
          <w:p>
            <w:r>
              <w:t xml:space="preserve">NUMBER(7)</w:t>
            </w:r>
          </w:p>
        </w:tc>
        <w:tc>
          <w:tcPr/>
          <w:p>
            <w:r>
              <w:t xml:space="preserve">必須</w:t>
            </w:r>
          </w:p>
        </w:tc>
        <w:tc>
          <w:tcPr/>
          <w:p>
            <w:r>
              <w:t xml:space="preserve">1 以上</w:t>
            </w:r>
          </w:p>
        </w:tc>
      </w:tr>
    </w:tbl>
    <w:p>
      <w:r>
        <w:drawing>
          <wp:inline xmlns:wp="http://schemas.openxmlformats.org/drawingml/2006/wordprocessingDrawing">
            <wp:extent cx="2000000" cy="900000"/>
            <wp:docPr id="10" name="テキスト ボックス 1" descr="現行画面のイメージ（別紙 3 と同じもの）"/>
            <a:graphic xmlns:a="http://schemas.openxmlformats.org/drawingml/2006/main">
              <a:graphicData uri="http://schemas.microsoft.com/office/word/2010/wordprocessingShape">
                <wps:wsp xmlns:wps="http://schemas.microsoft.com/office/word/2010/wordprocessingShape">
                  <wps:cNvSpPr txBox="1"/>
                  <wps:spPr>
                    <a:xfrm>
                      <a:off x="0" y="0"/>
                      <a:ext cx="2000000" cy="900000"/>
                    </a:xfrm>
                    <a:prstGeom prst="rect">
                      <a:avLst/>
                    </a:prstGeom>
                  </wps:spPr>
                  <wps:txbx>
                    <w:txbxContent>
                      <w:p>
                        <w:r>
                          <w:t xml:space="preserve">受注登録画面</w:t>
                        </w:r>
                      </w:p>
                      <w:p>
                        <w:r>
                          <w:t xml:space="preserve">（現行のイメージ）</w:t>
                        </w:r>
                      </w:p>
                    </w:txbxContent>
                  </wps:txbx>
                  <wps:bodyPr/>
                </wps:wsp>
              </a:graphicData>
            </a:graphic>
          </wp:inline>
        </w:drawing>
      </w:r>
    </w:p>
    <w:p>
      <w:r>
        <w:drawing>
          <wp:inline xmlns:wp="http://schemas.openxmlformats.org/drawingml/2006/wordprocessingDrawing">
            <wp:extent cx="3600000" cy="2000000"/>
            <wp:docPr id="21" name="現行画面のハードコピー" descr="現行の受注登録画面（2019 年版）。ボタンの配置は変更しない"/>
            <a:graphic xmlns:a="http://schemas.openxmlformats.org/drawingml/2006/main">
              <a:graphicData uri="http://schemas.openxmlformats.org/drawingml/2006/picture">
                <pic:pic xmlns:pic="http://schemas.openxmlformats.org/drawingml/2006/picture">
                  <pic:nvPicPr>
                    <pic:cNvPr id="21" name="現行画面のハードコピー" descr="現行の受注登録画面（2019 年版）。ボタンの配置は変更しない"/>
                    <pic:cNvPicPr/>
                  </pic:nvPicPr>
                  <pic:blipFill>
                    <a:blip r:embed="rIdImg1"/>
                    <a:stretch>
                      <a:fillRect/>
                    </a:stretch>
                  </pic:blipFill>
                  <pic:spPr>
                    <a:xfrm>
                      <a:off x="0" y="0"/>
                      <a:ext cx="3600000" cy="2000000"/>
                    </a:xfrm>
                    <a:prstGeom prst="rect">
                      <a:avLst/>
                    </a:prstGeom>
                  </pic:spPr>
                </pic:pic>
              </a:graphicData>
            </a:graphic>
          </wp:inline>
        </w:drawing>
      </w:r>
    </w:p>
    <w:p>
      <w:pPr>
        <w:pStyle w:val="a4"/>
      </w:pPr>
      <w:r>
        <w:t xml:space="preserve">2.2 表示項目</w:t>
      </w:r>
    </w:p>
    <w:tbl>
      <w:tr>
        <w:tc>
          <w:tcPr/>
          <w:p>
            <w:r>
              <w:t xml:space="preserve">区分</w:t>
            </w:r>
          </w:p>
        </w:tc>
        <w:tc>
          <w:tcPr/>
          <w:p>
            <w:r>
              <w:t xml:space="preserve">項目名</w:t>
            </w:r>
          </w:p>
        </w:tc>
        <w:tc>
          <w:tcPr/>
          <w:p>
            <w:r>
              <w:t xml:space="preserve">型</w:t>
            </w:r>
          </w:p>
        </w:tc>
        <w:tc>
          <w:tcPr/>
          <w:p>
            <w:r>
              <w:t xml:space="preserve">桁</w:t>
            </w:r>
          </w:p>
        </w:tc>
        <w:tc>
          <w:tcPr/>
          <w:p>
            <w:r>
              <w:t xml:space="preserve">表示条件</w:t>
            </w:r>
          </w:p>
        </w:tc>
      </w:tr>
      <w:tr>
        <w:tc>
          <w:tcPr>
            <w:vMerge w:val="restart"/>
          </w:tcPr>
          <w:p>
            <w:r>
              <w:t xml:space="preserve">ヘッダ</w:t>
            </w:r>
          </w:p>
        </w:tc>
        <w:tc>
          <w:tcPr/>
          <w:p>
            <w:r>
              <w:t xml:space="preserve">得意先名</w:t>
            </w:r>
          </w:p>
        </w:tc>
        <w:tc>
          <w:tcPr/>
          <w:p>
            <w:r>
              <w:t xml:space="preserve">VARCHAR</w:t>
            </w:r>
          </w:p>
        </w:tc>
        <w:tc>
          <w:tcPr/>
          <w:p>
            <w:r>
              <w:t xml:space="preserve">60</w:t>
            </w:r>
          </w:p>
        </w:tc>
        <w:tc>
          <w:tcPr/>
          <w:p>
            <w:r>
              <w:t xml:space="preserve">得意先コード入力後に自動表示</w:t>
            </w:r>
          </w:p>
        </w:tc>
      </w:tr>
      <w:tr>
        <w:tc>
          <w:tcPr>
            <w:vMerge/>
          </w:tcPr>
          <w:p/>
        </w:tc>
        <w:tc>
          <w:tcPr/>
          <w:p>
            <w:r>
              <w:t xml:space="preserve">与信残高</w:t>
            </w:r>
          </w:p>
        </w:tc>
        <w:tc>
          <w:tcPr/>
          <w:p>
            <w:r>
              <w:t xml:space="preserve">NUMBER</w:t>
            </w:r>
          </w:p>
        </w:tc>
        <w:tc>
          <w:tcPr/>
          <w:p>
            <w:r>
              <w:t xml:space="preserve">12</w:t>
            </w:r>
          </w:p>
        </w:tc>
        <w:tc>
          <w:tcPr/>
          <w:p>
            <w:r>
              <w:t xml:space="preserve">与信照会の権限を持つ利用者のみ</w:t>
            </w:r>
          </w:p>
        </w:tc>
      </w:tr>
      <w:tr>
        <w:tc>
          <w:tcPr>
            <w:vMerge w:val="restart"/>
          </w:tcPr>
          <w:p>
            <w:r>
              <w:t xml:space="preserve">明細</w:t>
            </w:r>
          </w:p>
        </w:tc>
        <w:tc>
          <w:tcPr/>
          <w:p>
            <w:r>
              <w:t xml:space="preserve">商品名</w:t>
            </w:r>
          </w:p>
        </w:tc>
        <w:tc>
          <w:tcPr/>
          <w:p>
            <w:r>
              <w:t xml:space="preserve">VARCHAR</w:t>
            </w:r>
          </w:p>
        </w:tc>
        <w:tc>
          <w:tcPr/>
          <w:p>
            <w:r>
              <w:t xml:space="preserve">80</w:t>
            </w:r>
          </w:p>
        </w:tc>
        <w:tc>
          <w:tcPr/>
          <w:p>
            <w:r>
              <w:t xml:space="preserve">商品コード入力後に自動表示</w:t>
            </w:r>
          </w:p>
        </w:tc>
      </w:tr>
      <w:tr>
        <w:tc>
          <w:tcPr>
            <w:vMerge/>
          </w:tcPr>
          <w:p/>
        </w:tc>
        <w:tc>
          <w:tcPr/>
          <w:p>
            <w:r>
              <w:t xml:space="preserve">金額</w:t>
            </w:r>
          </w:p>
        </w:tc>
        <w:tc>
          <w:tcPr/>
          <w:p>
            <w:r>
              <w:t xml:space="preserve">NUMBER</w:t>
            </w:r>
          </w:p>
        </w:tc>
        <w:tc>
          <w:tcPr/>
          <w:p>
            <w:r>
              <w:t xml:space="preserve">12</w:t>
            </w:r>
          </w:p>
        </w:tc>
        <w:tc>
          <w:tcPr/>
          <w:p>
            <w:r>
              <w:t xml:space="preserve">数量入力後に自動計算</w:t>
            </w:r>
          </w:p>
        </w:tc>
      </w:tr>
    </w:tbl>
    <w:p>
      <w:pPr>
        <w:pStyle w:val="a3"/>
      </w:pPr>
      <w:r>
        <w:t xml:space="preserve">3 業務ルール</w:t>
      </w:r>
    </w:p>
    <w:p>
      <w:commentRangeStart w:id="0"/>
      <w:r>
        <w:t xml:space="preserve">与信枠を超える受注は、営業部長の承認を得るまで出荷指示を行わない。</w:t>
      </w:r>
    </w:p>
    <w:p>
      <w:r>
        <w:t xml:space="preserve">承認は受注登録画面から申請する。</w:t>
      </w:r>
      <w:del w:id="90" w:author="鈴木">
        <w:r>
          <w:delText xml:space="preserve">承認期限は 5 営業日以内とする。</w:delText>
        </w:r>
      </w:del>
      <w:ins w:id="91" w:author="鈴木">
        <w:r>
          <w:t xml:space="preserve">承認期限は 3 営業日以内とする。</w:t>
        </w:r>
      </w:ins>
    </w:p>
    <w:p>
      <w:r>
        <w:t xml:space="preserve">詳細な承認フローは別紙を参照のこと。</w:t>
      </w:r>
      <w:hyperlink r:id="rIdL1">
        <w:r>
          <w:t xml:space="preserve">承認フロー（別紙 5）</w:t>
        </w:r>
      </w:hyperlink>
    </w:p>
    <w:p>
      <w:commentRangeStart w:id="1"/>
      <w:r>
        <w:t xml:space="preserve">受注の取消は当日中に限る。翌日以降は赤伝で処理する。</w:t>
      </w:r>
    </w:p>
    <w:p>
      <w:pPr>
        <w:numPr>
          <w:ilvl w:val="0"/>
          <w:numId w:val="1"/>
        </w:numPr>
      </w:pPr>
      <w:r>
        <w:t xml:space="preserve">与信枠は得意先マスタの与信限度額から算出する</w:t>
      </w:r>
    </w:p>
    <w:p>
      <w:pPr>
        <w:numPr>
          <w:ilvl w:val="1"/>
          <w:numId w:val="1"/>
        </w:numPr>
      </w:pPr>
      <w:r>
        <w:t xml:space="preserve">与信限度額が未設定の得意先は 0 円として扱う</w:t>
      </w:r>
    </w:p>
    <w:p>
      <w:pPr>
        <w:numPr>
          <w:ilvl w:val="1"/>
          <w:numId w:val="1"/>
        </w:numPr>
      </w:pPr>
      <w:r>
        <w:t xml:space="preserve">一時的な枠の引き上げは営業部長の権限で 30 日以内に限る</w:t>
      </w:r>
    </w:p>
    <w:p>
      <w:pPr>
        <w:pStyle w:val="a3"/>
      </w:pPr>
      <w:r>
        <w:t xml:space="preserve">4 帳票</w:t>
      </w:r>
    </w:p>
    <w:p>
      <w:r>
        <w:t xml:space="preserve">受注登録の結果は受注請書として出力する。様式は現行を踏襲する。</w:t>
      </w:r>
    </w:p>
    <w:p>
      <w:r>
        <w:drawing>
          <wp:inline xmlns:wp="http://schemas.openxmlformats.org/drawingml/2006/wordprocessingDrawing">
            <wp:extent cx="3600000" cy="2000000"/>
            <wp:docPr id="22" name="受注請書の見本" descr="受注請書（現行様式）。項目の位置は変更しない"/>
            <a:graphic xmlns:a="http://schemas.openxmlformats.org/drawingml/2006/main">
              <a:graphicData uri="http://schemas.openxmlformats.org/drawingml/2006/picture">
                <pic:pic xmlns:pic="http://schemas.openxmlformats.org/drawingml/2006/picture">
                  <pic:nvPicPr>
                    <pic:cNvPr id="22" name="受注請書の見本" descr="受注請書（現行様式）。項目の位置は変更しない"/>
                    <pic:cNvPicPr/>
                  </pic:nvPicPr>
                  <pic:blipFill>
                    <a:blip r:embed="rIdImg2"/>
                    <a:stretch>
                      <a:fillRect/>
                    </a:stretch>
                  </pic:blipFill>
                  <pic:spPr>
                    <a:xfrm>
                      <a:off x="0" y="0"/>
                      <a:ext cx="3600000" cy="2000000"/>
                    </a:xfrm>
                    <a:prstGeom prst="rect">
                      <a:avLst/>
                    </a:prstGeom>
                  </pic:spPr>
                </pic:pic>
              </a:graphicData>
            </a:graphic>
          </wp:inline>
        </w:drawing>
      </w:r>
    </w:p>
    <w:tbl>
      <w:tr>
        <w:tc>
          <w:tcPr/>
          <w:p>
            <w:r>
              <w:t xml:space="preserve">帳票 ID</w:t>
            </w:r>
          </w:p>
        </w:tc>
        <w:tc>
          <w:tcPr/>
          <w:p>
            <w:r>
              <w:t xml:space="preserve">帳票名</w:t>
            </w:r>
          </w:p>
        </w:tc>
        <w:tc>
          <w:tcPr/>
          <w:p>
            <w:r>
              <w:t xml:space="preserve">出力契機</w:t>
            </w:r>
          </w:p>
        </w:tc>
        <w:tc>
          <w:tcPr/>
          <w:p>
            <w:r>
              <w:t xml:space="preserve">出力先</w:t>
            </w:r>
          </w:p>
        </w:tc>
        <w:tc>
          <w:tcPr/>
          <w:p>
            <w:r>
              <w:t xml:space="preserve">部数</w:t>
            </w:r>
          </w:p>
        </w:tc>
      </w:tr>
      <w:tr>
        <w:tc>
          <w:tcPr/>
          <w:p>
            <w:r>
              <w:t xml:space="preserve">RPT001</w:t>
            </w:r>
          </w:p>
        </w:tc>
        <w:tc>
          <w:tcPr/>
          <w:p>
            <w:r>
              <w:t xml:space="preserve">受注請書</w:t>
            </w:r>
          </w:p>
        </w:tc>
        <w:tc>
          <w:tcPr/>
          <w:p>
            <w:r>
              <w:t xml:space="preserve">受注確定時</w:t>
            </w:r>
          </w:p>
        </w:tc>
        <w:tc>
          <w:tcPr/>
          <w:p>
            <w:r>
              <w:t xml:space="preserve">営業所プリンタ</w:t>
            </w:r>
          </w:p>
        </w:tc>
        <w:tc>
          <w:tcPr/>
          <w:p>
            <w:r>
              <w:t xml:space="preserve">2</w:t>
            </w:r>
          </w:p>
        </w:tc>
      </w:tr>
      <w:tr>
        <w:tc>
          <w:tcPr/>
          <w:p>
            <w:r>
              <w:t xml:space="preserve">RPT002</w:t>
            </w:r>
          </w:p>
        </w:tc>
        <w:tc>
          <w:tcPr/>
          <w:p>
            <w:r>
              <w:t xml:space="preserve">受注一覧表</w:t>
            </w:r>
          </w:p>
        </w:tc>
        <w:tc>
          <w:tcPr/>
          <w:p>
            <w:r>
              <w:t xml:space="preserve">日次バッチ</w:t>
            </w:r>
          </w:p>
        </w:tc>
        <w:tc>
          <w:tcPr/>
          <w:p>
            <w:r>
              <w:t xml:space="preserve">本社プリンタ</w:t>
            </w:r>
          </w:p>
        </w:tc>
        <w:tc>
          <w:tcPr/>
          <w:p>
            <w:r>
              <w:t xml:space="preserve">1</w:t>
            </w:r>
          </w:p>
        </w:tc>
      </w:tr>
      <w:tr>
        <w:tc>
          <w:tcPr/>
          <w:p>
            <w:r>
              <w:t xml:space="preserve">RPT003</w:t>
            </w:r>
          </w:p>
        </w:tc>
        <w:tc>
          <w:tcPr/>
          <w:p>
            <w:r>
              <w:t xml:space="preserve">与信超過一覧</w:t>
            </w:r>
          </w:p>
        </w:tc>
        <w:tc>
          <w:tcPr/>
          <w:p>
            <w:r>
              <w:t xml:space="preserve">日次バッチ</w:t>
            </w:r>
          </w:p>
        </w:tc>
        <w:tc>
          <w:tcPr/>
          <w:p>
            <w:r>
              <w:t xml:space="preserve">与信管理課</w:t>
            </w:r>
          </w:p>
        </w:tc>
        <w:tc>
          <w:tcPr/>
          <w:p>
            <w:r>
              <w:t xml:space="preserve">1</w:t>
            </w:r>
          </w:p>
        </w:tc>
      </w:tr>
    </w:tbl>
    <w:p>
      <w:pPr>
        <w:pStyle w:val="a3"/>
      </w:pPr>
      <w:r>
        <w:t xml:space="preserve">5 外部インタフェース</w:t>
      </w:r>
    </w:p>
    <w:p>
      <w:r>
        <w:footnoteReference w:id="3"/>
      </w:r>
      <w:r>
        <w:t xml:space="preserve">受注データは得意先 EDI から受信し、出荷指示は物流センターへ送信する。</w:t>
      </w:r>
    </w:p>
    <w:tbl>
      <w:tr>
        <w:tc>
          <w:tcPr/>
          <w:p>
            <w:r>
              <w:t xml:space="preserve">IF-ID</w:t>
            </w:r>
          </w:p>
        </w:tc>
        <w:tc>
          <w:tcPr/>
          <w:p>
            <w:r>
              <w:t xml:space="preserve">相手先</w:t>
            </w:r>
          </w:p>
        </w:tc>
        <w:tc>
          <w:tcPr/>
          <w:p>
            <w:r>
              <w:t xml:space="preserve">方向</w:t>
            </w:r>
          </w:p>
        </w:tc>
        <w:tc>
          <w:tcPr/>
          <w:p>
            <w:r>
              <w:t xml:space="preserve">方式</w:t>
            </w:r>
          </w:p>
        </w:tc>
        <w:tc>
          <w:tcPr/>
          <w:p>
            <w:r>
              <w:t xml:space="preserve">周期</w:t>
            </w:r>
          </w:p>
        </w:tc>
        <w:tc>
          <w:tcPr/>
          <w:p>
            <w:r>
              <w:t xml:space="preserve">件数／日</w:t>
            </w:r>
          </w:p>
        </w:tc>
      </w:tr>
      <w:tr>
        <w:tc>
          <w:tcPr>
            <w:vMerge w:val="restart"/>
          </w:tcPr>
          <w:p>
            <w:r>
              <w:t xml:space="preserve">IF001</w:t>
            </w:r>
          </w:p>
        </w:tc>
        <w:tc>
          <w:tcPr/>
          <w:p>
            <w:r>
              <w:t xml:space="preserve">得意先 EDI</w:t>
            </w:r>
          </w:p>
        </w:tc>
        <w:tc>
          <w:tcPr/>
          <w:p>
            <w:r>
              <w:t xml:space="preserve">受信</w:t>
            </w:r>
          </w:p>
        </w:tc>
        <w:tc>
          <w:tcPr/>
          <w:p>
            <w:r>
              <w:t xml:space="preserve">全銀手順</w:t>
            </w:r>
          </w:p>
        </w:tc>
        <w:tc>
          <w:tcPr/>
          <w:p>
            <w:r>
              <w:t xml:space="preserve">15 分</w:t>
            </w:r>
          </w:p>
        </w:tc>
        <w:tc>
          <w:tcPr/>
          <w:p>
            <w:r>
              <w:t xml:space="preserve">1200</w:t>
            </w:r>
          </w:p>
        </w:tc>
      </w:tr>
      <w:tr>
        <w:tc>
          <w:tcPr>
            <w:vMerge/>
          </w:tcPr>
          <w:p/>
        </w:tc>
        <w:tc>
          <w:tcPr/>
          <w:p/>
        </w:tc>
        <w:tc>
          <w:tcPr/>
          <w:p>
            <w:r>
              <w:t xml:space="preserve">送信</w:t>
            </w:r>
          </w:p>
        </w:tc>
        <w:tc>
          <w:tcPr/>
          <w:p>
            <w:r>
              <w:t xml:space="preserve">全銀手順</w:t>
            </w:r>
          </w:p>
        </w:tc>
        <w:tc>
          <w:tcPr/>
          <w:p>
            <w:r>
              <w:t xml:space="preserve">15 分</w:t>
            </w:r>
          </w:p>
        </w:tc>
        <w:tc>
          <w:tcPr/>
          <w:p>
            <w:r>
              <w:t xml:space="preserve">1200</w:t>
            </w:r>
          </w:p>
        </w:tc>
      </w:tr>
      <w:tr>
        <w:tc>
          <w:tcPr/>
          <w:p>
            <w:r>
              <w:t xml:space="preserve">IF002</w:t>
            </w:r>
          </w:p>
        </w:tc>
        <w:tc>
          <w:tcPr/>
          <w:p>
            <w:r>
              <w:t xml:space="preserve">物流センター</w:t>
            </w:r>
          </w:p>
        </w:tc>
        <w:tc>
          <w:tcPr/>
          <w:p>
            <w:r>
              <w:t xml:space="preserve">送信</w:t>
            </w:r>
          </w:p>
        </w:tc>
        <w:tc>
          <w:tcPr/>
          <w:p>
            <w:r>
              <w:t xml:space="preserve">FTP（CSV）</w:t>
            </w:r>
          </w:p>
        </w:tc>
        <w:tc>
          <w:tcPr/>
          <w:p>
            <w:r>
              <w:t xml:space="preserve">日次</w:t>
            </w:r>
          </w:p>
        </w:tc>
        <w:tc>
          <w:tcPr/>
          <w:p>
            <w:r>
              <w:t xml:space="preserve">3500</w:t>
            </w:r>
          </w:p>
        </w:tc>
      </w:tr>
      <w:tr>
        <w:tc>
          <w:tcPr/>
          <w:p>
            <w:r>
              <w:t xml:space="preserve">IF003</w:t>
            </w:r>
          </w:p>
        </w:tc>
        <w:tc>
          <w:tcPr/>
          <w:p>
            <w:r>
              <w:t xml:space="preserve">会計パッケージ</w:t>
            </w:r>
          </w:p>
        </w:tc>
        <w:tc>
          <w:tcPr/>
          <w:p>
            <w:r>
              <w:t xml:space="preserve">送信</w:t>
            </w:r>
          </w:p>
        </w:tc>
        <w:tc>
          <w:tcPr/>
          <w:p>
            <w:r>
              <w:t xml:space="preserve">ファイル連携</w:t>
            </w:r>
          </w:p>
        </w:tc>
        <w:tc>
          <w:tcPr/>
          <w:p>
            <w:r>
              <w:t xml:space="preserve">月次</w:t>
            </w:r>
          </w:p>
        </w:tc>
        <w:tc>
          <w:tcPr/>
          <w:p>
            <w:r>
              <w:t xml:space="preserve">48000</w:t>
            </w:r>
          </w:p>
        </w:tc>
      </w:tr>
    </w:tbl>
    <w:p>
      <w:pPr>
        <w:pStyle w:val="a3"/>
      </w:pPr>
      <w:r>
        <w:t xml:space="preserve">6 非機能要件</w:t>
      </w:r>
    </w:p>
    <w:tbl>
      <w:tr>
        <w:tc>
          <w:tcPr/>
          <w:p>
            <w:r>
              <w:t xml:space="preserve">区分</w:t>
            </w:r>
          </w:p>
        </w:tc>
        <w:tc>
          <w:tcPr/>
          <w:p>
            <w:r>
              <w:t xml:space="preserve">項目</w:t>
            </w:r>
          </w:p>
        </w:tc>
        <w:tc>
          <w:tcPr/>
          <w:p>
            <w:r>
              <w:t xml:space="preserve">目標値</w:t>
            </w:r>
          </w:p>
        </w:tc>
        <w:tc>
          <w:tcPr/>
          <w:p>
            <w:r>
              <w:t xml:space="preserve">測定条件</w:t>
            </w:r>
          </w:p>
        </w:tc>
      </w:tr>
      <w:tr>
        <w:tc>
          <w:tcPr>
            <w:vMerge w:val="restart"/>
          </w:tcPr>
          <w:p>
            <w:r>
              <w:t xml:space="preserve">性能</w:t>
            </w:r>
          </w:p>
        </w:tc>
        <w:tc>
          <w:tcPr/>
          <w:p>
            <w:r>
              <w:t xml:space="preserve">受注登録の応答時間</w:t>
            </w:r>
          </w:p>
        </w:tc>
        <w:tc>
          <w:tcPr/>
          <w:p>
            <w:r>
              <w:t xml:space="preserve">3 秒以内</w:t>
            </w:r>
          </w:p>
        </w:tc>
        <w:tc>
          <w:tcPr/>
          <w:p>
            <w:r>
              <w:t xml:space="preserve">同時 50 セッション時の 90 パーセンタイル</w:t>
            </w:r>
          </w:p>
        </w:tc>
      </w:tr>
      <w:tr>
        <w:tc>
          <w:tcPr>
            <w:vMerge/>
          </w:tcPr>
          <w:p/>
        </w:tc>
        <w:tc>
          <w:tcPr/>
          <w:p>
            <w:r>
              <w:t xml:space="preserve">日次バッチの処理時間</w:t>
            </w:r>
          </w:p>
        </w:tc>
        <w:tc>
          <w:tcPr/>
          <w:p>
            <w:r>
              <w:t xml:space="preserve">4 時間以内</w:t>
            </w:r>
          </w:p>
        </w:tc>
        <w:tc>
          <w:tcPr/>
          <w:p>
            <w:r>
              <w:t xml:space="preserve">受注 5</w:t>
            </w:r>
          </w:p>
        </w:tc>
        <w:tc>
          <w:tcPr/>
          <w:p>
            <w:r>
              <w:t xml:space="preserve">000 件／日</w:t>
            </w:r>
          </w:p>
        </w:tc>
      </w:tr>
      <w:tr>
        <w:tc>
          <w:tcPr>
            <w:vMerge w:val="restart"/>
          </w:tcPr>
          <w:p>
            <w:r>
              <w:t xml:space="preserve">可用性</w:t>
            </w:r>
          </w:p>
        </w:tc>
        <w:tc>
          <w:tcPr/>
          <w:p>
            <w:r>
              <w:t xml:space="preserve">稼働率</w:t>
            </w:r>
          </w:p>
        </w:tc>
        <w:tc>
          <w:tcPr/>
          <w:p>
            <w:r>
              <w:t xml:space="preserve">99.5% 以上</w:t>
            </w:r>
          </w:p>
        </w:tc>
        <w:tc>
          <w:tcPr/>
          <w:p>
            <w:r>
              <w:t xml:space="preserve">計画停止を除く</w:t>
            </w:r>
          </w:p>
        </w:tc>
      </w:tr>
      <w:tr>
        <w:tc>
          <w:tcPr>
            <w:vMerge/>
          </w:tcPr>
          <w:p/>
        </w:tc>
        <w:tc>
          <w:tcPr/>
          <w:p>
            <w:r>
              <w:t xml:space="preserve">目標復旧時間</w:t>
            </w:r>
          </w:p>
        </w:tc>
        <w:tc>
          <w:tcPr/>
          <w:p>
            <w:r>
              <w:t xml:space="preserve">4 時間</w:t>
            </w:r>
          </w:p>
        </w:tc>
        <w:tc>
          <w:tcPr/>
          <w:p>
            <w:r>
              <w:t xml:space="preserve">DR サイトへの切替を含む</w:t>
            </w:r>
          </w:p>
        </w:tc>
      </w:tr>
    </w:tbl>
    <w:p>
      <w:r>
        <w:t xml:space="preserve">上記を満たせない場合の扱いは、運用設計書の 5 章による。</w:t>
      </w:r>
      <w:del w:id="90" w:author="鈴木">
        <w:r>
          <w:delText xml:space="preserve">性能目標を満たせない場合は本番稼働を延期する。</w:delText>
        </w:r>
      </w:del>
      <w:ins w:id="91" w:author="鈴木">
        <w:r>
          <w:t xml:space="preserve">性能目標を満たせない場合の扱いは、稼働判定会議で決定する。</w:t>
        </w:r>
      </w:ins>
    </w:p>
    <w:p>
      <w:pPr>
        <w:pStyle w:val="a3"/>
      </w:pPr>
      <w:r>
        <w:t xml:space="preserve">7 メッセージ</w:t>
      </w:r>
    </w:p>
    <w:p>
      <w:r>
        <w:t xml:space="preserve">画面に出すメッセージは、メッセージ ID で一意に管理する。</w:t>
      </w:r>
    </w:p>
    <w:tbl>
      <w:tr>
        <w:tc>
          <w:tcPr/>
          <w:p>
            <w:r>
              <w:t xml:space="preserve">メッセージ ID</w:t>
            </w:r>
          </w:p>
        </w:tc>
        <w:tc>
          <w:tcPr/>
          <w:p>
            <w:r>
              <w:t xml:space="preserve">種別</w:t>
            </w:r>
          </w:p>
        </w:tc>
        <w:tc>
          <w:tcPr/>
          <w:p>
            <w:r>
              <w:t xml:space="preserve">文言</w:t>
            </w:r>
          </w:p>
        </w:tc>
        <w:tc>
          <w:tcPr/>
          <w:p>
            <w:r>
              <w:t xml:space="preserve">表示先</w:t>
            </w:r>
          </w:p>
        </w:tc>
        <w:tc>
          <w:tcPr/>
          <w:p>
            <w:r>
              <w:t xml:space="preserve">契機</w:t>
            </w:r>
          </w:p>
        </w:tc>
      </w:tr>
      <w:tr>
        <w:tc>
          <w:tcPr>
            <w:vMerge w:val="restart"/>
          </w:tcPr>
          <w:p>
            <w:r>
              <w:t xml:space="preserve">MSG001</w:t>
            </w:r>
          </w:p>
        </w:tc>
        <w:tc>
          <w:tcPr/>
          <w:p>
            <w:r>
              <w:t xml:space="preserve">エラー</w:t>
            </w:r>
          </w:p>
        </w:tc>
        <w:tc>
          <w:tcPr/>
          <w:p>
            <w:r>
              <w:t xml:space="preserve">得意先コードが登録されていません。</w:t>
            </w:r>
            <w:r>
              <w:br/>
            </w:r>
            <w:r>
              <w:t xml:space="preserve">入力内容を確認してください。</w:t>
            </w:r>
          </w:p>
        </w:tc>
        <w:tc>
          <w:tcPr/>
          <w:p>
            <w:r>
              <w:t xml:space="preserve">受注登録画面</w:t>
            </w:r>
          </w:p>
        </w:tc>
        <w:tc>
          <w:tcPr/>
          <w:p>
            <w:r>
              <w:t xml:space="preserve">得意先コードの入力後</w:t>
            </w:r>
          </w:p>
        </w:tc>
      </w:tr>
      <w:tr>
        <w:tc>
          <w:tcPr>
            <w:vMerge/>
          </w:tcPr>
          <w:p/>
        </w:tc>
        <w:tc>
          <w:tcPr/>
          <w:p/>
        </w:tc>
        <w:tc>
          <w:tcPr/>
          <w:p>
            <w:r>
              <w:t xml:space="preserve">与信枠を超えています。承認申請を行ってください。</w:t>
            </w:r>
          </w:p>
        </w:tc>
        <w:tc>
          <w:tcPr/>
          <w:p>
            <w:r>
              <w:t xml:space="preserve">受注登録画面</w:t>
            </w:r>
          </w:p>
        </w:tc>
        <w:tc>
          <w:tcPr/>
          <w:p>
            <w:r>
              <w:t xml:space="preserve">受注確定時</w:t>
            </w:r>
          </w:p>
        </w:tc>
      </w:tr>
      <w:tr>
        <w:tc>
          <w:tcPr/>
          <w:p>
            <w:r>
              <w:t xml:space="preserve">MSG002</w:t>
            </w:r>
          </w:p>
        </w:tc>
        <w:tc>
          <w:tcPr/>
          <w:p>
            <w:r>
              <w:t xml:space="preserve">警告</w:t>
            </w:r>
          </w:p>
        </w:tc>
        <w:tc>
          <w:tcPr/>
          <w:p>
            <w:r>
              <w:t xml:space="preserve">与信残高が {0} 円です。</w:t>
            </w:r>
            <w:r>
              <w:br/>
            </w:r>
            <w:r>
              <w:t xml:space="preserve">（表示は権限あり|なしで切替）</w:t>
            </w:r>
          </w:p>
        </w:tc>
        <w:tc>
          <w:tcPr/>
          <w:p>
            <w:r>
              <w:t xml:space="preserve">受注登録画面</w:t>
            </w:r>
          </w:p>
        </w:tc>
        <w:tc>
          <w:tcPr/>
          <w:p>
            <w:r>
              <w:t xml:space="preserve">得意先コードの入力後</w:t>
            </w:r>
          </w:p>
        </w:tc>
      </w:tr>
      <w:tr>
        <w:tc>
          <w:tcPr/>
          <w:p>
            <w:r>
              <w:t xml:space="preserve">MSG003</w:t>
            </w:r>
          </w:p>
        </w:tc>
        <w:tc>
          <w:tcPr/>
          <w:p>
            <w:r>
              <w:t xml:space="preserve">情報</w:t>
            </w:r>
          </w:p>
        </w:tc>
        <w:tc>
          <w:tcPr/>
          <w:p>
            <w:r>
              <w:t xml:space="preserve">受注を登録しました。受注番号は {0} です。</w:t>
            </w:r>
          </w:p>
        </w:tc>
        <w:tc>
          <w:tcPr/>
          <w:p>
            <w:r>
              <w:t xml:space="preserve">受注登録画面</w:t>
            </w:r>
          </w:p>
        </w:tc>
        <w:tc>
          <w:tcPr/>
          <w:p>
            <w:r>
              <w:t xml:space="preserve">受注確定後</w:t>
            </w:r>
          </w:p>
        </w:tc>
      </w:tr>
    </w:tbl>
    <w:p>
      <w:pPr>
        <w:pStyle w:val="a3"/>
      </w:pPr>
      <w:r>
        <w:t xml:space="preserve">8 バッチ処理</w:t>
      </w:r>
    </w:p>
    <w:p>
      <w:pPr>
        <w:pStyle w:val="a4"/>
      </w:pPr>
      <w:r>
        <w:t xml:space="preserve">8.1 日次バッチ</w:t>
      </w:r>
    </w:p>
    <w:tbl>
      <w:tr>
        <w:tc>
          <w:tcPr/>
          <w:p>
            <w:r>
              <w:t xml:space="preserve">ジョブ ID</w:t>
            </w:r>
          </w:p>
        </w:tc>
        <w:tc>
          <w:tcPr/>
          <w:p>
            <w:r>
              <w:t xml:space="preserve">ジョブ名</w:t>
            </w:r>
          </w:p>
        </w:tc>
        <w:tc>
          <w:tcPr/>
          <w:p>
            <w:r>
              <w:t xml:space="preserve">実行契機</w:t>
            </w:r>
          </w:p>
        </w:tc>
        <w:tc>
          <w:tcPr/>
          <w:p>
            <w:r>
              <w:t xml:space="preserve">実行順</w:t>
            </w:r>
          </w:p>
        </w:tc>
        <w:tc>
          <w:tcPr/>
          <w:p>
            <w:r>
              <w:t xml:space="preserve">異常時の扱い</w:t>
            </w:r>
          </w:p>
        </w:tc>
      </w:tr>
      <w:tr>
        <w:tc>
          <w:tcPr/>
          <w:p>
            <w:r>
              <w:t xml:space="preserve">JOB001</w:t>
            </w:r>
          </w:p>
        </w:tc>
        <w:tc>
          <w:tcPr/>
          <w:p>
            <w:r>
              <w:t xml:space="preserve">受注データ受信</w:t>
            </w:r>
          </w:p>
        </w:tc>
        <w:tc>
          <w:tcPr/>
          <w:p>
            <w:r>
              <w:t xml:space="preserve">毎日 01:00</w:t>
            </w:r>
          </w:p>
        </w:tc>
        <w:tc>
          <w:tcPr/>
          <w:p>
            <w:r>
              <w:t xml:space="preserve">1</w:t>
            </w:r>
          </w:p>
        </w:tc>
        <w:tc>
          <w:tcPr/>
          <w:p>
            <w:r>
              <w:t xml:space="preserve">翌朝までに再実行</w:t>
            </w:r>
          </w:p>
        </w:tc>
      </w:tr>
      <w:tr>
        <w:tc>
          <w:tcPr/>
          <w:p>
            <w:r>
              <w:t xml:space="preserve">JOB002</w:t>
            </w:r>
          </w:p>
        </w:tc>
        <w:tc>
          <w:tcPr/>
          <w:p>
            <w:r>
              <w:t xml:space="preserve">売上計上</w:t>
            </w:r>
          </w:p>
        </w:tc>
        <w:tc>
          <w:tcPr/>
          <w:p>
            <w:r>
              <w:t xml:space="preserve">JOB001 の正常終了後</w:t>
            </w:r>
          </w:p>
        </w:tc>
        <w:tc>
          <w:tcPr/>
          <w:p>
            <w:r>
              <w:t xml:space="preserve">2</w:t>
            </w:r>
          </w:p>
        </w:tc>
        <w:tc>
          <w:tcPr/>
          <w:p>
            <w:r>
              <w:t xml:space="preserve">当日中に再実行</w:t>
            </w:r>
          </w:p>
        </w:tc>
      </w:tr>
      <w:tr>
        <w:tc>
          <w:tcPr/>
          <w:p>
            <w:r>
              <w:t xml:space="preserve">JOB003</w:t>
            </w:r>
          </w:p>
        </w:tc>
        <w:tc>
          <w:tcPr/>
          <w:p>
            <w:r>
              <w:t xml:space="preserve">与信超過一覧出力</w:t>
            </w:r>
          </w:p>
        </w:tc>
        <w:tc>
          <w:tcPr/>
          <w:p>
            <w:r>
              <w:t xml:space="preserve">JOB002 の正常終了後</w:t>
            </w:r>
          </w:p>
        </w:tc>
        <w:tc>
          <w:tcPr/>
          <w:p>
            <w:r>
              <w:t xml:space="preserve">3</w:t>
            </w:r>
          </w:p>
        </w:tc>
        <w:tc>
          <w:tcPr/>
          <w:p>
            <w:r>
              <w:t xml:space="preserve">翌営業日に再実行</w:t>
            </w:r>
          </w:p>
        </w:tc>
      </w:tr>
    </w:tbl>
    <w:p>
      <w:pPr>
        <w:pStyle w:val="a4"/>
      </w:pPr>
      <w:r>
        <w:t xml:space="preserve">8.2 月次バッチ</w:t>
      </w:r>
    </w:p>
    <w:tbl>
      <w:tr>
        <w:tc>
          <w:tcPr/>
          <w:p>
            <w:r>
              <w:t xml:space="preserve">ジョブ ID</w:t>
            </w:r>
          </w:p>
        </w:tc>
        <w:tc>
          <w:tcPr/>
          <w:p>
            <w:r>
              <w:t xml:space="preserve">ジョブ名</w:t>
            </w:r>
          </w:p>
        </w:tc>
        <w:tc>
          <w:tcPr/>
          <w:p>
            <w:r>
              <w:t xml:space="preserve">実行契機</w:t>
            </w:r>
          </w:p>
        </w:tc>
        <w:tc>
          <w:tcPr/>
          <w:p>
            <w:r>
              <w:t xml:space="preserve">実行順</w:t>
            </w:r>
          </w:p>
        </w:tc>
        <w:tc>
          <w:tcPr/>
          <w:p>
            <w:r>
              <w:t xml:space="preserve">異常時の扱い</w:t>
            </w:r>
          </w:p>
        </w:tc>
      </w:tr>
      <w:tr>
        <w:tc>
          <w:tcPr/>
          <w:p>
            <w:r>
              <w:t xml:space="preserve">JOB010</w:t>
            </w:r>
          </w:p>
        </w:tc>
        <w:tc>
          <w:tcPr/>
          <w:p>
            <w:r>
              <w:t xml:space="preserve">請求締め</w:t>
            </w:r>
          </w:p>
        </w:tc>
        <w:tc>
          <w:tcPr/>
          <w:p>
            <w:r>
              <w:t xml:space="preserve">毎月 1 日 02:00</w:t>
            </w:r>
          </w:p>
        </w:tc>
        <w:tc>
          <w:tcPr/>
          <w:p>
            <w:r>
              <w:t xml:space="preserve">1</w:t>
            </w:r>
          </w:p>
        </w:tc>
        <w:tc>
          <w:tcPr/>
          <w:p>
            <w:r>
              <w:t xml:space="preserve">当日中に再実行</w:t>
            </w:r>
          </w:p>
        </w:tc>
      </w:tr>
      <w:tr>
        <w:tc>
          <w:tcPr/>
          <w:p>
            <w:r>
              <w:t xml:space="preserve">JOB011</w:t>
            </w:r>
          </w:p>
        </w:tc>
        <w:tc>
          <w:tcPr/>
          <w:p>
            <w:r>
              <w:t xml:space="preserve">会計連携ファイル出力</w:t>
            </w:r>
          </w:p>
        </w:tc>
        <w:tc>
          <w:tcPr/>
          <w:p>
            <w:r>
              <w:t xml:space="preserve">JOB010 の正常終了後</w:t>
            </w:r>
          </w:p>
        </w:tc>
        <w:tc>
          <w:tcPr/>
          <w:p>
            <w:r>
              <w:t xml:space="preserve">2</w:t>
            </w:r>
          </w:p>
        </w:tc>
        <w:tc>
          <w:tcPr/>
          <w:p>
            <w:r>
              <w:t xml:space="preserve">当日中に再実行</w:t>
            </w:r>
          </w:p>
        </w:tc>
      </w:tr>
    </w:tbl>
    <w:p>
      <w:r>
        <w:footnoteReference w:id="4"/>
      </w:r>
      <w:r>
        <w:t xml:space="preserve">月次バッチは日次バッチとは別の実行基盤で動かす。</w:t>
      </w:r>
    </w:p>
    <w:p>
      <w:r>
        <w:drawing>
          <wp:inline xmlns:wp="http://schemas.openxmlformats.org/drawingml/2006/wordprocessingDrawing">
            <wp:extent cx="2000000" cy="900000"/>
            <wp:docPr id="10" name="テキスト ボックス 1" descr="夜間バッチの機能構成図。実行順は運用設計書 4.2 による"/>
            <a:graphic xmlns:a="http://schemas.openxmlformats.org/drawingml/2006/main">
              <a:graphicData uri="http://schemas.microsoft.com/office/word/2010/wordprocessingShape">
                <wps:wsp xmlns:wps="http://schemas.microsoft.com/office/word/2010/wordprocessingShape">
                  <wps:cNvSpPr txBox="1"/>
                  <wps:spPr>
                    <a:xfrm>
                      <a:off x="0" y="0"/>
                      <a:ext cx="2000000" cy="900000"/>
                    </a:xfrm>
                    <a:prstGeom prst="rect">
                      <a:avLst/>
                    </a:prstGeom>
                  </wps:spPr>
                  <wps:txbx>
                    <w:txbxContent>
                      <w:p>
                        <w:r>
                          <w:t xml:space="preserve">夜間バッチ（日次）</w:t>
                        </w:r>
                      </w:p>
                      <w:p>
                        <w:r>
                          <w:t xml:space="preserve">　受注データ受信</w:t>
                        </w:r>
                      </w:p>
                      <w:p>
                        <w:r>
                          <w:t xml:space="preserve">　　得意先マスタ突合</w:t>
                        </w:r>
                      </w:p>
                      <w:p>
                        <w:r>
                          <w:t xml:space="preserve">　　与信枠の再計算</w:t>
                        </w:r>
                      </w:p>
                      <w:p>
                        <w:r>
                          <w:t xml:space="preserve">　売上計上</w:t>
                        </w:r>
                      </w:p>
                      <w:p>
                        <w:r>
                          <w:t xml:space="preserve">　　売上明細の作成</w:t>
                        </w:r>
                      </w:p>
                    </w:txbxContent>
                  </wps:txbx>
                  <wps:bodyPr/>
                </wps:wsp>
              </a:graphicData>
            </a:graphic>
          </wp:inline>
        </w:drawing>
      </w:r>
    </w:p>
    <w:p>
      <w:pPr>
        <w:numPr>
          <w:ilvl w:val="0"/>
          <w:numId w:val="1"/>
        </w:numPr>
      </w:pPr>
      <w:r>
        <w:t xml:space="preserve">バッチの実行結果は運用ログに記録する</w:t>
      </w:r>
    </w:p>
    <w:p>
      <w:pPr>
        <w:numPr>
          <w:ilvl w:val="1"/>
          <w:numId w:val="1"/>
        </w:numPr>
      </w:pPr>
      <w:r>
        <w:t xml:space="preserve">異常終了した場合は運用担当へ自動通知する</w:t>
      </w:r>
    </w:p>
    <w:p>
      <w:pPr>
        <w:numPr>
          <w:ilvl w:val="2"/>
          <w:numId w:val="1"/>
        </w:numPr>
      </w:pPr>
      <w:r>
        <w:t xml:space="preserve">ただし JOB003 の 0 件終了は異常としない</w:t>
      </w:r>
    </w:p>
    <w:p>
      <w:pPr>
        <w:pStyle w:val="a3"/>
      </w:pPr>
      <w:r>
        <w:t xml:space="preserve">9 用語と課題</w:t>
      </w:r>
    </w:p>
    <w:tbl>
      <w:tr>
        <w:tc>
          <w:tcPr/>
          <w:p>
            <w:r>
              <w:t xml:space="preserve">用語</w:t>
            </w:r>
          </w:p>
        </w:tc>
        <w:tc>
          <w:tcPr/>
          <w:p>
            <w:r>
              <w:t xml:space="preserve">読み</w:t>
            </w:r>
          </w:p>
        </w:tc>
        <w:tc>
          <w:tcPr/>
          <w:p>
            <w:r>
              <w:t xml:space="preserve">意味</w:t>
            </w:r>
          </w:p>
        </w:tc>
      </w:tr>
      <w:tr>
        <w:tc>
          <w:tcPr/>
          <w:p>
            <w:r>
              <w:t xml:space="preserve">与信枠</w:t>
            </w:r>
          </w:p>
        </w:tc>
        <w:tc>
          <w:tcPr/>
          <w:p>
            <w:r>
              <w:t xml:space="preserve">よしんわく</w:t>
            </w:r>
          </w:p>
        </w:tc>
        <w:tc>
          <w:tcPr/>
          <w:p>
            <w:r>
              <w:t xml:space="preserve">得意先ごとに設定した取引金額の上限</w:t>
            </w:r>
          </w:p>
        </w:tc>
      </w:tr>
      <w:tr>
        <w:tc>
          <w:tcPr/>
          <w:p>
            <w:r>
              <w:t xml:space="preserve">赤伝</w:t>
            </w:r>
          </w:p>
        </w:tc>
        <w:tc>
          <w:tcPr/>
          <w:p>
            <w:r>
              <w:t xml:space="preserve">あかでん</w:t>
            </w:r>
          </w:p>
        </w:tc>
        <w:tc>
          <w:tcPr/>
          <w:p>
            <w:r>
              <w:t xml:space="preserve">取消・返品を表す伝票。金額は負で計上する</w:t>
            </w:r>
          </w:p>
        </w:tc>
      </w:tr>
      <w:tr>
        <w:tc>
          <w:tcPr/>
          <w:p>
            <w:r>
              <w:t xml:space="preserve">名寄せ</w:t>
            </w:r>
          </w:p>
        </w:tc>
        <w:tc>
          <w:tcPr/>
          <w:p>
            <w:r>
              <w:t xml:space="preserve">なよせ</w:t>
            </w:r>
          </w:p>
        </w:tc>
        <w:tc>
          <w:tcPr/>
          <w:p>
            <w:r>
              <w:t xml:space="preserve">同一の得意先が別コードで登録されているものを 1 件にまとめること</w:t>
            </w:r>
          </w:p>
        </w:tc>
      </w:tr>
    </w:tbl>
    <w:p>
      <w:r>
        <w:t xml:space="preserve">未決の事項は次のとおりである。決定は受注管理システム更改 PT で行う。</w:t>
      </w:r>
      <w:hyperlink r:id="rIdL2">
        <w:r>
          <w:t xml:space="preserve">課題管理表（別紙 9）</w:t>
        </w:r>
      </w:hyperlink>
    </w:p>
    <w:tbl>
      <w:tr>
        <w:tc>
          <w:tcPr/>
          <w:p>
            <w:r>
              <w:t xml:space="preserve">課題 ID</w:t>
            </w:r>
          </w:p>
        </w:tc>
        <w:tc>
          <w:tcPr/>
          <w:p>
            <w:r>
              <w:t xml:space="preserve">内容</w:t>
            </w:r>
          </w:p>
        </w:tc>
        <w:tc>
          <w:tcPr/>
          <w:p>
            <w:r>
              <w:t xml:space="preserve">起票日</w:t>
            </w:r>
          </w:p>
        </w:tc>
        <w:tc>
          <w:tcPr/>
          <w:p>
            <w:r>
              <w:t xml:space="preserve">期限</w:t>
            </w:r>
          </w:p>
        </w:tc>
        <w:tc>
          <w:tcPr/>
          <w:p>
            <w:r>
              <w:t xml:space="preserve">状態</w:t>
            </w:r>
          </w:p>
        </w:tc>
        <w:tc>
          <w:tcPr/>
          <w:p>
            <w:r>
              <w:t xml:space="preserve">決定</w:t>
            </w:r>
          </w:p>
        </w:tc>
      </w:tr>
      <w:tr>
        <w:tc>
          <w:tcPr/>
          <w:p>
            <w:r>
              <w:t xml:space="preserve">ISS001</w:t>
            </w:r>
          </w:p>
        </w:tc>
        <w:tc>
          <w:tcPr/>
          <w:p>
            <w:r>
              <w:t xml:space="preserve">営業事務に与信照会を見せるか</w:t>
            </w:r>
          </w:p>
        </w:tc>
        <w:tc>
          <w:tcPr/>
          <w:p>
            <w:r>
              <w:t xml:space="preserve">2026-07-20</w:t>
            </w:r>
          </w:p>
        </w:tc>
        <w:tc>
          <w:tcPr/>
          <w:p>
            <w:r>
              <w:t xml:space="preserve">2026-08-31</w:t>
            </w:r>
          </w:p>
        </w:tc>
        <w:tc>
          <w:tcPr/>
          <w:p>
            <w:r>
              <w:t xml:space="preserve">未決</w:t>
            </w:r>
          </w:p>
        </w:tc>
        <w:tc>
          <w:tcPr/>
          <w:p/>
        </w:tc>
      </w:tr>
      <w:tr>
        <w:tc>
          <w:tcPr/>
          <w:p>
            <w:r>
              <w:t xml:space="preserve">ISS002</w:t>
            </w:r>
          </w:p>
        </w:tc>
        <w:tc>
          <w:tcPr/>
          <w:p>
            <w:r>
              <w:t xml:space="preserve">得意先マスタの名寄せを移行前に行うか</w:t>
            </w:r>
          </w:p>
        </w:tc>
        <w:tc>
          <w:tcPr/>
          <w:p>
            <w:r>
              <w:t xml:space="preserve">2026-07-22</w:t>
            </w:r>
          </w:p>
        </w:tc>
        <w:tc>
          <w:tcPr/>
          <w:p>
            <w:r>
              <w:t xml:space="preserve">2026-08-15</w:t>
            </w:r>
          </w:p>
        </w:tc>
        <w:tc>
          <w:tcPr/>
          <w:p>
            <w:r>
              <w:t xml:space="preserve">決定済</w:t>
            </w:r>
          </w:p>
        </w:tc>
        <w:tc>
          <w:tcPr/>
          <w:p>
            <w:r>
              <w:t xml:space="preserve">移行前は行わない（別プロジェクトで実施）</w:t>
            </w:r>
          </w:p>
        </w:tc>
      </w:tr>
      <w:tr>
        <w:tc>
          <w:tcPr/>
          <w:p>
            <w:r>
              <w:t xml:space="preserve">ISS003</w:t>
            </w:r>
          </w:p>
        </w:tc>
        <w:tc>
          <w:tcPr/>
          <w:p>
            <w:r>
              <w:t xml:space="preserve">月次バッチの現行実測が無い</w:t>
            </w:r>
          </w:p>
        </w:tc>
        <w:tc>
          <w:tcPr/>
          <w:p>
            <w:r>
              <w:t xml:space="preserve">2026-08-04</w:t>
            </w:r>
          </w:p>
        </w:tc>
        <w:tc>
          <w:tcPr/>
          <w:p>
            <w:r>
              <w:t xml:space="preserve">2026-08-20</w:t>
            </w:r>
          </w:p>
        </w:tc>
        <w:tc>
          <w:tcPr/>
          <w:p>
            <w:r>
              <w:t xml:space="preserve">未決</w:t>
            </w:r>
          </w:p>
        </w:tc>
        <w:tc>
          <w:tcPr/>
          <w:p/>
        </w:tc>
      </w:tr>
    </w:tbl>
    <w:p>
      <w:commentRangeStart w:id="2"/>
      <w:r>
        <w:t xml:space="preserve">期限を過ぎた課題は、稼働判定会議へ持ち上げる。</w:t>
      </w:r>
    </w:p>
    <w:sectPr>
      <w:headerReference w:type="default" r:id="rIdH"/>
      <w:footerReference w:type="default" r:id="rIdG"/>
    </w:sectPr>
  </w:body>
</w:document>
</file>

<file path=word/comments.xml><?xml version="1.0" encoding="utf-8"?>
<w:comments xmlns:w="http://schemas.openxmlformats.org/wordprocessingml/2006/main">
  <w:comment w:id="0" w:author="鈴木（PMO）" w:date="2026-07-30T10:00:00Z">
    <w:p>
      <w:r>
        <w:t xml:space="preserve">2026-07 の運用変更で、承認者は営業部長から与信管理課長に変わりました。本文が古いです</w:t>
      </w:r>
    </w:p>
  </w:comment>
  <w:comment w:id="1" w:author="田中（設計）" w:date="2026-08-05T14:20:00Z">
    <w:p>
      <w:r>
        <w:t xml:space="preserve">「当日中」の締めは 17:00 です。運用設計書 3.1 と合わせてください</w:t>
      </w:r>
    </w:p>
  </w:comment>
  <w:comment w:id="2" w:author="鈴木（PMO）" w:date="2026-08-06T09:15:00Z">
    <w:p>
      <w:r>
        <w:t xml:space="preserve">ISS001 の期限は 2026-08-31 では間に合いません。基本設計の完了判定が 2026-08-20 です</w:t>
      </w:r>
    </w:p>
  </w:comment>
</w:comments>
</file>

<file path=word/footer1.xml><?xml version="1.0" encoding="utf-8"?>
<w:ftr xmlns:w="http://schemas.openxmlformats.org/wordprocessingml/2006/main">
  <w:p>
    <w:r>
      <w:t xml:space="preserve">文書番号 DS-2026-014 ／ 第 1.2 版 ／ 社外秘</w:t>
    </w:r>
  </w:p>
</w:ftr>
</file>

<file path=word/footnotes.xml><?xml version="1.0" encoding="utf-8"?>
<w:footnotes xmlns:w="http://schemas.openxmlformats.org/wordprocessingml/2006/main">
  <w:footnote w:type="separator" w:id="0">
    <w:p/>
  </w:footnote>
  <w:footnote w:type="continuationSeparator" w:id="1">
    <w:p/>
  </w:footnote>
  <w:footnote w:id="2">
    <w:p>
      <w:r>
        <w:t xml:space="preserve">ただし 2026-04 以降、既存得意先の 100 万円未満は与信照会そのものを省略する。</w:t>
      </w:r>
    </w:p>
  </w:footnote>
  <w:footnote w:id="3">
    <w:p>
      <w:r>
        <w:t xml:space="preserve">2027-04 以降、物流センターとの接続は Web API へ移行する予定である（別紙 7）。</w:t>
      </w:r>
    </w:p>
  </w:footnote>
  <w:footnote w:id="4">
    <w:p>
      <w:r>
        <w:t xml:space="preserve">月末が休日の場合、請求締めは翌営業日に繰り延べる（運用設計書 4.2）。</w:t>
      </w:r>
    </w:p>
  </w:footnote>
</w:footnotes>
</file>

<file path=word/header1.xml><?xml version="1.0" encoding="utf-8"?>
<w:hdr xmlns:w="http://schemas.openxmlformats.org/wordprocessingml/2006/main">
  <w:p>
    <w:r>
      <w:t xml:space="preserve">新販売管理システム 機能仕様書</w:t>
    </w:r>
  </w:p>
</w:hdr>
</file>

<file path=word/styles.xml><?xml version="1.0" encoding="utf-8"?>
<w:styles xmlns:w="http://schemas.openxmlformats.org/wordprocessingml/2006/main">
  <w:style w:type="paragraph" w:styleId="a3">
    <w:name w:val="heading 1"/>
  </w:style>
  <w:style w:type="paragraph" w:styleId="a4">
    <w:name w:val="heading 2"/>
  </w:style>
</w:styles>
</file>

<file path=word/_rels/document.xml.rels><?xml version="1.0" encoding="UTF-8"?><Relationships xmlns="http://schemas.openxmlformats.org/package/2006/relationships"><Relationship Id="rIdS" Type="http://schemas.openxmlformats.org/officeDocument/2006/relationships/styles" Target="styles.xml"/><Relationship Id="rIdC" Type="http://schemas.openxmlformats.org/officeDocument/2006/relationships/comments" Target="comments.xml"/><Relationship Id="rIdF" Type="http://schemas.openxmlformats.org/officeDocument/2006/relationships/footnotes" Target="footnotes.xml"/><Relationship Id="rIdH" Type="http://schemas.openxmlformats.org/officeDocument/2006/relationships/header" Target="header1.xml"/><Relationship Id="rIdG"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L1" Type="http://schemas.openxmlformats.org/officeDocument/2006/relationships/hyperlink" Target="https://example.invalid/%E6%89%BF%E8%AA%8D%E3%83%95%E3%83%AD%E3%83%BC.xlsx" TargetMode="External"/><Relationship Id="rIdL2" Type="http://schemas.openxmlformats.org/officeDocument/2006/relationships/hyperlink" Target="https://example.invalid/%E8%AA%B2%E9%A1%8C%E7%AE%A1%E7%90%86%E8%A1%A8%EF%BC%88%E7%AC%AC3%E7%89%88%EF%BC%89.xlsx" TargetMode="External"/></Relationships>
</file>

<file path=docProps/core.xml><?xml version="1.0" encoding="utf-8"?>
<cp:coreProperties xmlns:cp="http://schemas.openxmlformats.org/package/2006/metadata/core-properties" xmlns:dc="http://purl.org/dc/elements/1.1/">
  <dc:creator>販売管理システム更改PT</dc:creator>
  <cp:lastModifiedBy>田中（設計）</cp:lastModifiedBy>
</cp:coreProperties>
</file>